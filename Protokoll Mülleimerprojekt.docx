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8"/>
        <w:gridCol w:w="7194"/>
      </w:tblGrid>
      <w:tr w:rsidR="00737C9F" w:rsidRPr="00216F59" w14:paraId="519AF83A" w14:textId="77777777">
        <w:trPr>
          <w:trHeight w:val="851"/>
        </w:trPr>
        <w:tc>
          <w:tcPr>
            <w:tcW w:w="1951" w:type="dxa"/>
            <w:vAlign w:val="center"/>
          </w:tcPr>
          <w:p w14:paraId="3DF1770D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bookmarkStart w:id="0" w:name="_Hlk200919288"/>
            <w:bookmarkEnd w:id="0"/>
            <w:r w:rsidRPr="00216F59">
              <w:rPr>
                <w:rFonts w:cs="Arial"/>
                <w:sz w:val="36"/>
                <w:lang w:val="de-AT"/>
              </w:rPr>
              <w:t>Fach:</w:t>
            </w:r>
          </w:p>
        </w:tc>
        <w:tc>
          <w:tcPr>
            <w:tcW w:w="8222" w:type="dxa"/>
            <w:vAlign w:val="center"/>
          </w:tcPr>
          <w:p w14:paraId="7371035D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Labor</w:t>
            </w:r>
          </w:p>
        </w:tc>
      </w:tr>
      <w:tr w:rsidR="00737C9F" w:rsidRPr="00216F59" w14:paraId="7D042260" w14:textId="77777777">
        <w:trPr>
          <w:trHeight w:val="851"/>
        </w:trPr>
        <w:tc>
          <w:tcPr>
            <w:tcW w:w="1951" w:type="dxa"/>
            <w:vAlign w:val="center"/>
          </w:tcPr>
          <w:p w14:paraId="4131A336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Inhalt:</w:t>
            </w:r>
          </w:p>
        </w:tc>
        <w:tc>
          <w:tcPr>
            <w:tcW w:w="8222" w:type="dxa"/>
            <w:vAlign w:val="center"/>
          </w:tcPr>
          <w:p w14:paraId="284F15CD" w14:textId="77777777" w:rsidR="00737C9F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736F2D">
              <w:rPr>
                <w:rFonts w:cs="Arial"/>
                <w:sz w:val="36"/>
                <w:lang w:val="de-AT"/>
              </w:rPr>
              <w:t>IoT Projekt</w:t>
            </w:r>
          </w:p>
        </w:tc>
      </w:tr>
      <w:tr w:rsidR="00737C9F" w:rsidRPr="00216F59" w14:paraId="30E9EE57" w14:textId="77777777">
        <w:trPr>
          <w:trHeight w:val="851"/>
        </w:trPr>
        <w:tc>
          <w:tcPr>
            <w:tcW w:w="1951" w:type="dxa"/>
            <w:vAlign w:val="center"/>
          </w:tcPr>
          <w:p w14:paraId="22A7B2F7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Klasse:</w:t>
            </w:r>
          </w:p>
        </w:tc>
        <w:tc>
          <w:tcPr>
            <w:tcW w:w="8222" w:type="dxa"/>
            <w:vAlign w:val="center"/>
          </w:tcPr>
          <w:p w14:paraId="16896B66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2LIT</w:t>
            </w:r>
          </w:p>
        </w:tc>
      </w:tr>
      <w:tr w:rsidR="00737C9F" w:rsidRPr="00216F59" w14:paraId="0B2B6828" w14:textId="77777777">
        <w:trPr>
          <w:trHeight w:val="851"/>
        </w:trPr>
        <w:tc>
          <w:tcPr>
            <w:tcW w:w="1951" w:type="dxa"/>
            <w:vAlign w:val="center"/>
          </w:tcPr>
          <w:p w14:paraId="1969419F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Name:</w:t>
            </w:r>
          </w:p>
        </w:tc>
        <w:tc>
          <w:tcPr>
            <w:tcW w:w="8222" w:type="dxa"/>
            <w:vAlign w:val="center"/>
          </w:tcPr>
          <w:p w14:paraId="76072535" w14:textId="631D7250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Gerd Moitzi &amp; Jesse Reifert</w:t>
            </w:r>
          </w:p>
        </w:tc>
      </w:tr>
      <w:tr w:rsidR="00737C9F" w:rsidRPr="00216F59" w14:paraId="7E4EC92F" w14:textId="77777777">
        <w:trPr>
          <w:trHeight w:val="851"/>
        </w:trPr>
        <w:tc>
          <w:tcPr>
            <w:tcW w:w="1951" w:type="dxa"/>
            <w:vAlign w:val="center"/>
          </w:tcPr>
          <w:p w14:paraId="1B476A6D" w14:textId="77777777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Datum:</w:t>
            </w:r>
          </w:p>
        </w:tc>
        <w:tc>
          <w:tcPr>
            <w:tcW w:w="8222" w:type="dxa"/>
            <w:vAlign w:val="center"/>
          </w:tcPr>
          <w:p w14:paraId="1DCA8B4D" w14:textId="742E37EC" w:rsidR="00737C9F" w:rsidRPr="00216F59" w:rsidRDefault="00737C9F">
            <w:pPr>
              <w:pStyle w:val="BodyText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fldChar w:fldCharType="begin"/>
            </w:r>
            <w:r>
              <w:rPr>
                <w:rFonts w:cs="Arial"/>
                <w:sz w:val="36"/>
                <w:lang w:val="de-AT"/>
              </w:rPr>
              <w:instrText xml:space="preserve"> TIME  \@ "d. MMMM yyyy"  \* MERGEFORMAT </w:instrText>
            </w:r>
            <w:r>
              <w:rPr>
                <w:rFonts w:cs="Arial"/>
                <w:sz w:val="36"/>
                <w:lang w:val="de-AT"/>
              </w:rPr>
              <w:fldChar w:fldCharType="separate"/>
            </w:r>
            <w:r w:rsidR="00B51E5A">
              <w:rPr>
                <w:rFonts w:cs="Arial"/>
                <w:noProof/>
                <w:sz w:val="36"/>
                <w:lang w:val="de-AT"/>
              </w:rPr>
              <w:t>16. Juni 2025</w:t>
            </w:r>
            <w:r>
              <w:rPr>
                <w:rFonts w:cs="Arial"/>
                <w:sz w:val="36"/>
                <w:lang w:val="de-AT"/>
              </w:rPr>
              <w:fldChar w:fldCharType="end"/>
            </w:r>
          </w:p>
        </w:tc>
      </w:tr>
    </w:tbl>
    <w:p w14:paraId="2F890377" w14:textId="77777777" w:rsidR="00737C9F" w:rsidRDefault="00737C9F" w:rsidP="00737C9F">
      <w:pPr>
        <w:pStyle w:val="BodyText"/>
        <w:spacing w:line="240" w:lineRule="auto"/>
        <w:jc w:val="both"/>
        <w:rPr>
          <w:rFonts w:cs="Arial"/>
          <w:b/>
          <w:sz w:val="36"/>
          <w:lang w:val="de-AT"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val="de-DE" w:eastAsia="de-DE"/>
        </w:rPr>
        <w:id w:val="-2002730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F8019" w14:textId="6A51199D" w:rsidR="00737C9F" w:rsidRDefault="00737C9F">
          <w:pPr>
            <w:pStyle w:val="TOCHeading"/>
          </w:pPr>
          <w:r>
            <w:rPr>
              <w:lang w:val="de-DE"/>
            </w:rPr>
            <w:t>Inhaltsverzeichnis</w:t>
          </w:r>
        </w:p>
        <w:p w14:paraId="227C4868" w14:textId="660033FC" w:rsidR="00B822FB" w:rsidRDefault="00737C9F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59809" w:history="1">
            <w:r w:rsidR="00B822FB" w:rsidRPr="009E106C">
              <w:rPr>
                <w:rStyle w:val="Hyperlink"/>
                <w:rFonts w:cs="Arial"/>
                <w:noProof/>
              </w:rPr>
              <w:t>Planung:</w:t>
            </w:r>
            <w:r w:rsidR="00B822FB">
              <w:rPr>
                <w:noProof/>
                <w:webHidden/>
              </w:rPr>
              <w:tab/>
            </w:r>
            <w:r w:rsidR="00B822FB">
              <w:rPr>
                <w:noProof/>
                <w:webHidden/>
              </w:rPr>
              <w:fldChar w:fldCharType="begin"/>
            </w:r>
            <w:r w:rsidR="00B822FB">
              <w:rPr>
                <w:noProof/>
                <w:webHidden/>
              </w:rPr>
              <w:instrText xml:space="preserve"> PAGEREF _Toc200959809 \h </w:instrText>
            </w:r>
            <w:r w:rsidR="00B822FB">
              <w:rPr>
                <w:noProof/>
                <w:webHidden/>
              </w:rPr>
            </w:r>
            <w:r w:rsidR="00B822FB">
              <w:rPr>
                <w:noProof/>
                <w:webHidden/>
              </w:rPr>
              <w:fldChar w:fldCharType="separate"/>
            </w:r>
            <w:r w:rsidR="00B822FB">
              <w:rPr>
                <w:noProof/>
                <w:webHidden/>
              </w:rPr>
              <w:t>2</w:t>
            </w:r>
            <w:r w:rsidR="00B822FB">
              <w:rPr>
                <w:noProof/>
                <w:webHidden/>
              </w:rPr>
              <w:fldChar w:fldCharType="end"/>
            </w:r>
          </w:hyperlink>
        </w:p>
        <w:p w14:paraId="14F27E13" w14:textId="4DD45F80" w:rsidR="00B822FB" w:rsidRDefault="00B822F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0" w:history="1">
            <w:r w:rsidRPr="009E106C">
              <w:rPr>
                <w:rStyle w:val="Hyperlink"/>
                <w:noProof/>
              </w:rPr>
              <w:t>Gedachten Funktionen: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4C89" w14:textId="7E04F7D1" w:rsidR="00B822FB" w:rsidRDefault="00B822F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1" w:history="1">
            <w:r w:rsidRPr="009E106C">
              <w:rPr>
                <w:rStyle w:val="Hyperlink"/>
                <w:noProof/>
              </w:rPr>
              <w:t>Sensoren: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EF00" w14:textId="734AE026" w:rsidR="00B822FB" w:rsidRDefault="00B822F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2" w:history="1">
            <w:r w:rsidRPr="009E106C">
              <w:rPr>
                <w:rStyle w:val="Hyperlink"/>
                <w:noProof/>
              </w:rPr>
              <w:t>Aktoren: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9490" w14:textId="23C9CFEC" w:rsidR="00B822FB" w:rsidRDefault="00B822F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3" w:history="1">
            <w:r w:rsidRPr="009E106C">
              <w:rPr>
                <w:rStyle w:val="Hyperlink"/>
                <w:noProof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2FAE" w14:textId="29121DDD" w:rsidR="00B822FB" w:rsidRDefault="00B822F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4" w:history="1">
            <w:r w:rsidRPr="009E106C">
              <w:rPr>
                <w:rStyle w:val="Hyperlink"/>
                <w:noProof/>
              </w:rPr>
              <w:t>Umsetzung der Funktionen - TinkerCad: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F81B" w14:textId="0E8CE1EE" w:rsidR="00B822FB" w:rsidRDefault="00B822F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5" w:history="1">
            <w:r w:rsidRPr="009E106C">
              <w:rPr>
                <w:rStyle w:val="Hyperlink"/>
                <w:noProof/>
              </w:rPr>
              <w:t>Umsetzung der Funktionen - 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121A" w14:textId="792A4542" w:rsidR="00B822FB" w:rsidRDefault="00B822F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6" w:history="1">
            <w:r w:rsidRPr="009E106C">
              <w:rPr>
                <w:rStyle w:val="Hyperlink"/>
                <w:noProof/>
              </w:rPr>
              <w:t>Umsetzung der Funktionen -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57AC" w14:textId="2AA59427" w:rsidR="00B822FB" w:rsidRDefault="00B822F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7" w:history="1">
            <w:r w:rsidRPr="009E106C">
              <w:rPr>
                <w:rStyle w:val="Hyperlink"/>
                <w:rFonts w:cs="Arial"/>
                <w:noProof/>
              </w:rPr>
              <w:t>Projekt-Tagebuch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2E5C" w14:textId="5986CA91" w:rsidR="00B822FB" w:rsidRDefault="00B822F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8" w:history="1">
            <w:r w:rsidRPr="009E106C">
              <w:rPr>
                <w:rStyle w:val="Hyperlink"/>
                <w:noProof/>
              </w:rPr>
              <w:t>Erste Einheit: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6732" w14:textId="1E904141" w:rsidR="00B822FB" w:rsidRDefault="00B822F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9" w:history="1">
            <w:r w:rsidRPr="009E106C">
              <w:rPr>
                <w:rStyle w:val="Hyperlink"/>
                <w:noProof/>
              </w:rPr>
              <w:t>Zweite Einheit: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2C1A" w14:textId="3211D8F5" w:rsidR="00737C9F" w:rsidRDefault="00737C9F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79630F6E" w14:textId="423AC6C2" w:rsidR="00737C9F" w:rsidRDefault="00737C9F">
      <w:pPr>
        <w:spacing w:after="160" w:line="278" w:lineRule="auto"/>
        <w:rPr>
          <w:rFonts w:cs="Arial"/>
          <w:b/>
          <w:sz w:val="36"/>
          <w:szCs w:val="20"/>
        </w:rPr>
      </w:pPr>
      <w:r>
        <w:rPr>
          <w:rFonts w:cs="Arial"/>
          <w:b/>
          <w:sz w:val="36"/>
        </w:rPr>
        <w:br w:type="page"/>
      </w:r>
    </w:p>
    <w:p w14:paraId="63E7E255" w14:textId="77777777" w:rsidR="00737C9F" w:rsidRPr="00667D52" w:rsidRDefault="00737C9F" w:rsidP="00737C9F">
      <w:pPr>
        <w:pStyle w:val="BodyText"/>
        <w:spacing w:line="240" w:lineRule="auto"/>
        <w:jc w:val="both"/>
        <w:rPr>
          <w:rFonts w:cs="Arial"/>
          <w:b/>
          <w:sz w:val="36"/>
          <w:lang w:val="de-AT"/>
        </w:rPr>
      </w:pPr>
    </w:p>
    <w:p w14:paraId="1FBE934C" w14:textId="77777777" w:rsidR="00737C9F" w:rsidRDefault="00737C9F" w:rsidP="00737C9F">
      <w:pPr>
        <w:pStyle w:val="Heading1"/>
        <w:rPr>
          <w:rFonts w:cs="Arial"/>
        </w:rPr>
      </w:pPr>
      <w:bookmarkStart w:id="1" w:name="_Toc199859865"/>
      <w:bookmarkStart w:id="2" w:name="_Toc198651170"/>
      <w:bookmarkStart w:id="3" w:name="_Toc200959809"/>
      <w:r>
        <w:rPr>
          <w:rFonts w:cs="Arial"/>
        </w:rPr>
        <w:t>Planung:</w:t>
      </w:r>
      <w:bookmarkEnd w:id="1"/>
      <w:bookmarkEnd w:id="3"/>
    </w:p>
    <w:p w14:paraId="6D259995" w14:textId="77777777" w:rsidR="00737C9F" w:rsidRDefault="00737C9F" w:rsidP="00737C9F">
      <w:pPr>
        <w:pStyle w:val="Heading2"/>
      </w:pPr>
      <w:bookmarkStart w:id="4" w:name="_Toc199859866"/>
      <w:bookmarkStart w:id="5" w:name="_Toc200959810"/>
      <w:r>
        <w:t>Gedachten Funktionen</w:t>
      </w:r>
      <w:r w:rsidRPr="00143917">
        <w:t>:</w:t>
      </w:r>
      <w:bookmarkEnd w:id="2"/>
      <w:bookmarkEnd w:id="4"/>
      <w:bookmarkEnd w:id="5"/>
    </w:p>
    <w:p w14:paraId="5681D433" w14:textId="491D189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 xml:space="preserve">Erkennen des Füllstands durch zwei </w:t>
      </w:r>
      <w:r w:rsidR="006F341A">
        <w:t>Ultraschall-Sensoren</w:t>
      </w:r>
    </w:p>
    <w:p w14:paraId="4DB69818" w14:textId="00552561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RGB-Led für das Anzeigen des Füllstandes</w:t>
      </w:r>
      <w:r w:rsidR="006F341A">
        <w:t xml:space="preserve"> </w:t>
      </w:r>
      <w:r>
        <w:t>(rot-&gt;gelb-&gt;grün)</w:t>
      </w:r>
    </w:p>
    <w:p w14:paraId="70F5BC50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Motor für das Öffnen/Schließen des Mülleimers</w:t>
      </w:r>
    </w:p>
    <w:p w14:paraId="1E4642F9" w14:textId="3103F830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Automatisches Öffnen des Mülleimers, wenn eine Person sich in die Nähe bewegt</w:t>
      </w:r>
      <w:r w:rsidR="006F341A">
        <w:t xml:space="preserve"> (Bewegungssensor)</w:t>
      </w:r>
    </w:p>
    <w:p w14:paraId="08841251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Ein Knopf für das manuelle Öffnen des Mülleimers(Schließen nach Zeit)</w:t>
      </w:r>
    </w:p>
    <w:p w14:paraId="4311E2C9" w14:textId="1892955E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Schließen</w:t>
      </w:r>
      <w:r w:rsidR="006F341A">
        <w:t xml:space="preserve"> und </w:t>
      </w:r>
      <w:r>
        <w:t>Sperren des Mülleimers, wenn der Füllstand 100% ist</w:t>
      </w:r>
    </w:p>
    <w:p w14:paraId="2036206C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57869C2F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Mülleimer wird erst wieder geöffnet/entsperrt wenn RFID Chip bei Zentral-Mülltonne gescannt wird</w:t>
      </w:r>
    </w:p>
    <w:p w14:paraId="66402E99" w14:textId="77777777" w:rsidR="00737C9F" w:rsidRDefault="00737C9F" w:rsidP="00737C9F">
      <w:pPr>
        <w:pStyle w:val="Heading2"/>
      </w:pPr>
      <w:bookmarkStart w:id="6" w:name="_Toc198651171"/>
      <w:bookmarkStart w:id="7" w:name="_Toc199859867"/>
      <w:bookmarkStart w:id="8" w:name="_Toc200959811"/>
      <w:r>
        <w:t>Sensoren:</w:t>
      </w:r>
      <w:bookmarkEnd w:id="6"/>
      <w:bookmarkEnd w:id="7"/>
      <w:bookmarkEnd w:id="8"/>
    </w:p>
    <w:p w14:paraId="47487E18" w14:textId="77777777" w:rsidR="00737C9F" w:rsidRDefault="00737C9F" w:rsidP="00737C9F">
      <w:pPr>
        <w:pStyle w:val="ListParagraph"/>
        <w:numPr>
          <w:ilvl w:val="0"/>
          <w:numId w:val="1"/>
        </w:numPr>
        <w:spacing w:after="160" w:line="278" w:lineRule="auto"/>
      </w:pPr>
      <w:r>
        <w:t>2 Ultraschallsensoren</w:t>
      </w:r>
    </w:p>
    <w:p w14:paraId="431A48BE" w14:textId="77777777" w:rsidR="00737C9F" w:rsidRDefault="00737C9F" w:rsidP="00737C9F">
      <w:pPr>
        <w:pStyle w:val="ListParagraph"/>
        <w:numPr>
          <w:ilvl w:val="0"/>
          <w:numId w:val="1"/>
        </w:numPr>
        <w:spacing w:after="160" w:line="278" w:lineRule="auto"/>
      </w:pPr>
      <w:r>
        <w:t>1 RFID Chip</w:t>
      </w:r>
    </w:p>
    <w:p w14:paraId="62657BAF" w14:textId="77777777" w:rsidR="00737C9F" w:rsidRDefault="00737C9F" w:rsidP="00737C9F">
      <w:pPr>
        <w:pStyle w:val="ListParagraph"/>
        <w:numPr>
          <w:ilvl w:val="0"/>
          <w:numId w:val="1"/>
        </w:numPr>
        <w:spacing w:after="160" w:line="278" w:lineRule="auto"/>
      </w:pPr>
      <w:r>
        <w:t>1 RFID Scanner</w:t>
      </w:r>
    </w:p>
    <w:p w14:paraId="6A46E088" w14:textId="250423DB" w:rsidR="00737C9F" w:rsidRDefault="00737C9F" w:rsidP="00737C9F">
      <w:pPr>
        <w:pStyle w:val="ListParagraph"/>
        <w:numPr>
          <w:ilvl w:val="0"/>
          <w:numId w:val="1"/>
        </w:numPr>
        <w:spacing w:after="160" w:line="278" w:lineRule="auto"/>
      </w:pPr>
      <w:r>
        <w:t>1 Bewegungssensor</w:t>
      </w:r>
    </w:p>
    <w:p w14:paraId="4E93BC25" w14:textId="078EEB63" w:rsidR="00737C9F" w:rsidRDefault="00737C9F" w:rsidP="00737C9F">
      <w:pPr>
        <w:pStyle w:val="ListParagraph"/>
        <w:numPr>
          <w:ilvl w:val="0"/>
          <w:numId w:val="1"/>
        </w:numPr>
        <w:spacing w:after="160" w:line="278" w:lineRule="auto"/>
      </w:pPr>
      <w:r>
        <w:t xml:space="preserve">1 Knopf </w:t>
      </w:r>
    </w:p>
    <w:p w14:paraId="14A5C92F" w14:textId="77777777" w:rsidR="00737C9F" w:rsidRDefault="00737C9F" w:rsidP="00737C9F">
      <w:pPr>
        <w:pStyle w:val="Heading2"/>
      </w:pPr>
      <w:bookmarkStart w:id="9" w:name="_Toc198651172"/>
      <w:bookmarkStart w:id="10" w:name="_Toc199859868"/>
      <w:bookmarkStart w:id="11" w:name="_Toc200959812"/>
      <w:r>
        <w:t>Aktoren:</w:t>
      </w:r>
      <w:bookmarkEnd w:id="9"/>
      <w:bookmarkEnd w:id="10"/>
      <w:bookmarkEnd w:id="11"/>
    </w:p>
    <w:p w14:paraId="3723DF93" w14:textId="77777777" w:rsidR="00737C9F" w:rsidRDefault="00737C9F" w:rsidP="00737C9F">
      <w:pPr>
        <w:pStyle w:val="ListParagraph"/>
        <w:numPr>
          <w:ilvl w:val="0"/>
          <w:numId w:val="3"/>
        </w:numPr>
        <w:spacing w:after="160" w:line="278" w:lineRule="auto"/>
      </w:pPr>
      <w:r>
        <w:t>1 Motor</w:t>
      </w:r>
    </w:p>
    <w:p w14:paraId="7644D986" w14:textId="77777777" w:rsidR="00737C9F" w:rsidRDefault="00737C9F" w:rsidP="00737C9F">
      <w:pPr>
        <w:pStyle w:val="ListParagraph"/>
        <w:numPr>
          <w:ilvl w:val="0"/>
          <w:numId w:val="3"/>
        </w:numPr>
        <w:spacing w:after="160" w:line="278" w:lineRule="auto"/>
      </w:pPr>
      <w:r>
        <w:t>1 RGB-LED</w:t>
      </w:r>
    </w:p>
    <w:p w14:paraId="4A59E2B0" w14:textId="77777777" w:rsidR="00737C9F" w:rsidRDefault="00737C9F" w:rsidP="00737C9F">
      <w:pPr>
        <w:pStyle w:val="ListParagraph"/>
        <w:numPr>
          <w:ilvl w:val="0"/>
          <w:numId w:val="3"/>
        </w:numPr>
        <w:spacing w:after="160" w:line="278" w:lineRule="auto"/>
      </w:pPr>
      <w:r>
        <w:t>1 Buzzer</w:t>
      </w:r>
    </w:p>
    <w:p w14:paraId="755A6143" w14:textId="77777777" w:rsidR="00737C9F" w:rsidRPr="00667D52" w:rsidRDefault="00737C9F" w:rsidP="00737C9F">
      <w:pPr>
        <w:pStyle w:val="Heading1"/>
        <w:rPr>
          <w:rFonts w:cs="Arial"/>
        </w:rPr>
      </w:pPr>
    </w:p>
    <w:p w14:paraId="275233B0" w14:textId="77777777" w:rsidR="00737C9F" w:rsidRPr="00667D52" w:rsidRDefault="00737C9F" w:rsidP="00737C9F">
      <w:pPr>
        <w:pStyle w:val="BodyText"/>
        <w:spacing w:line="240" w:lineRule="auto"/>
        <w:jc w:val="both"/>
        <w:rPr>
          <w:rFonts w:cs="Arial"/>
          <w:lang w:val="de-AT"/>
        </w:rPr>
      </w:pPr>
    </w:p>
    <w:p w14:paraId="4D6DD276" w14:textId="23321157" w:rsidR="006B7558" w:rsidRDefault="00737C9F" w:rsidP="006B7558">
      <w:pPr>
        <w:pStyle w:val="Heading1"/>
      </w:pPr>
      <w:r>
        <w:br w:type="page"/>
      </w:r>
      <w:bookmarkStart w:id="12" w:name="_Toc200959813"/>
      <w:r w:rsidR="006B7558">
        <w:t>Hardware:</w:t>
      </w:r>
      <w:bookmarkEnd w:id="12"/>
    </w:p>
    <w:p w14:paraId="34FCB2B2" w14:textId="4EFB9306" w:rsidR="00D4284F" w:rsidRPr="00B51E5A" w:rsidRDefault="00D4284F" w:rsidP="00D4284F">
      <w:pPr>
        <w:rPr>
          <w:color w:val="EE0000"/>
        </w:rPr>
      </w:pPr>
      <w:r w:rsidRPr="00B51E5A">
        <w:rPr>
          <w:color w:val="EE0000"/>
        </w:rPr>
        <w:t>TODO!</w:t>
      </w:r>
    </w:p>
    <w:p w14:paraId="643DEC23" w14:textId="53F8935C" w:rsidR="00D4284F" w:rsidRPr="00B51E5A" w:rsidRDefault="00D4284F" w:rsidP="00D4284F">
      <w:pPr>
        <w:rPr>
          <w:color w:val="EE0000"/>
        </w:rPr>
      </w:pPr>
      <w:r w:rsidRPr="00B51E5A">
        <w:rPr>
          <w:color w:val="EE0000"/>
        </w:rPr>
        <w:t>FOTO MACHEN</w:t>
      </w:r>
    </w:p>
    <w:p w14:paraId="0E263149" w14:textId="77777777" w:rsidR="009C661D" w:rsidRDefault="006B7558">
      <w:pPr>
        <w:spacing w:after="160" w:line="278" w:lineRule="auto"/>
      </w:pPr>
      <w:r>
        <w:br w:type="page"/>
      </w:r>
    </w:p>
    <w:p w14:paraId="55C80E68" w14:textId="1AE3CD0B" w:rsidR="009C661D" w:rsidRDefault="009C661D" w:rsidP="009C661D">
      <w:pPr>
        <w:pStyle w:val="Heading1"/>
      </w:pPr>
      <w:bookmarkStart w:id="13" w:name="_Toc200959814"/>
      <w:r>
        <w:t>Umsetzung der Funktionen</w:t>
      </w:r>
      <w:r w:rsidR="00A23D5B">
        <w:t xml:space="preserve"> - </w:t>
      </w:r>
      <w:proofErr w:type="spellStart"/>
      <w:r w:rsidR="00334B96">
        <w:t>TinkerCad</w:t>
      </w:r>
      <w:proofErr w:type="spellEnd"/>
      <w:r>
        <w:t>:</w:t>
      </w:r>
      <w:bookmarkEnd w:id="13"/>
    </w:p>
    <w:p w14:paraId="6568014F" w14:textId="5B4A6092" w:rsidR="00334B96" w:rsidRDefault="00DD018E" w:rsidP="00B21A08">
      <w:pPr>
        <w:pStyle w:val="ListParagraph"/>
        <w:ind w:left="360"/>
      </w:pPr>
      <w:r w:rsidRPr="00DD018E">
        <w:drawing>
          <wp:inline distT="0" distB="0" distL="0" distR="0" wp14:anchorId="4F67A418" wp14:editId="09467D99">
            <wp:extent cx="5760720" cy="5128260"/>
            <wp:effectExtent l="133350" t="114300" r="144780" b="167640"/>
            <wp:docPr id="1624173322" name="Grafik 1" descr="Ein Bild, das Text, Elektronik, Diagramm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3322" name="Grafik 1" descr="Ein Bild, das Text, Elektronik, Diagramm, Screensho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8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457FA7" w14:textId="4AFF148E" w:rsidR="00E92810" w:rsidRDefault="00E92810" w:rsidP="00E92810">
      <w:pPr>
        <w:pStyle w:val="ListParagraph"/>
        <w:numPr>
          <w:ilvl w:val="0"/>
          <w:numId w:val="6"/>
        </w:numPr>
      </w:pPr>
      <w:r>
        <w:t xml:space="preserve">Planung des zweiten Arduinos mit RFID-Scanner war in </w:t>
      </w:r>
      <w:proofErr w:type="spellStart"/>
      <w:r>
        <w:t>TinkerCad</w:t>
      </w:r>
      <w:proofErr w:type="spellEnd"/>
      <w:r>
        <w:t xml:space="preserve"> nicht möglich,</w:t>
      </w:r>
      <w:r>
        <w:br/>
        <w:t xml:space="preserve">da das RFID-Module nicht </w:t>
      </w:r>
      <w:r w:rsidR="00B21A08">
        <w:t>verfügbar war.</w:t>
      </w:r>
    </w:p>
    <w:p w14:paraId="43E435B3" w14:textId="24ECFD9A" w:rsidR="00334B96" w:rsidRDefault="00334B96">
      <w:pPr>
        <w:spacing w:after="160" w:line="278" w:lineRule="auto"/>
      </w:pPr>
      <w:r>
        <w:br w:type="page"/>
      </w:r>
    </w:p>
    <w:p w14:paraId="59A5E191" w14:textId="040EB353" w:rsidR="00334B96" w:rsidRDefault="00334B96" w:rsidP="00334B96">
      <w:pPr>
        <w:pStyle w:val="Heading1"/>
      </w:pPr>
      <w:bookmarkStart w:id="14" w:name="_Toc200959815"/>
      <w:r>
        <w:t>Umsetzung der Funktionen - Hardware:</w:t>
      </w:r>
      <w:bookmarkEnd w:id="14"/>
    </w:p>
    <w:p w14:paraId="4D7DF2F7" w14:textId="62070F56" w:rsidR="00423F14" w:rsidRDefault="009C661D" w:rsidP="0027583F">
      <w:pPr>
        <w:pStyle w:val="ListParagraph"/>
        <w:numPr>
          <w:ilvl w:val="0"/>
          <w:numId w:val="2"/>
        </w:numPr>
        <w:spacing w:after="160" w:line="278" w:lineRule="auto"/>
      </w:pPr>
      <w:r>
        <w:t>Erkennen des Füllstands durch zwei Ultraschall-Sensoren</w:t>
      </w:r>
      <w:r w:rsidR="0027583F">
        <w:rPr>
          <w:noProof/>
        </w:rPr>
        <w:drawing>
          <wp:inline distT="0" distB="0" distL="0" distR="0" wp14:anchorId="3726D023" wp14:editId="74ED7D3B">
            <wp:extent cx="1378927" cy="1852056"/>
            <wp:effectExtent l="133350" t="114300" r="126365" b="167640"/>
            <wp:docPr id="68776888" name="Grafik 2" descr="Ein Bild, das Elektrische Leitungen, Elektronik, Kabe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6888" name="Grafik 2" descr="Ein Bild, das Elektrische Leitungen, Elektronik, Kabel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6" r="22227" b="1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72" cy="1876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83F">
        <w:rPr>
          <w:noProof/>
        </w:rPr>
        <w:drawing>
          <wp:inline distT="0" distB="0" distL="0" distR="0" wp14:anchorId="29B87886" wp14:editId="74658007">
            <wp:extent cx="2295909" cy="1866265"/>
            <wp:effectExtent l="133350" t="114300" r="123825" b="172085"/>
            <wp:docPr id="295382248" name="Grafik 1" descr="Ein Bild, das Elektronik, Elektrische Leitungen, Kabel, Bautech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2248" name="Grafik 1" descr="Ein Bild, das Elektronik, Elektrische Leitungen, Kabel, Bautech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1" t="28343" r="30113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77" cy="1896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070AA" w14:textId="53A64847" w:rsidR="009C661D" w:rsidRDefault="009C661D" w:rsidP="009C661D">
      <w:pPr>
        <w:pStyle w:val="ListParagraph"/>
        <w:numPr>
          <w:ilvl w:val="0"/>
          <w:numId w:val="2"/>
        </w:numPr>
        <w:spacing w:after="160" w:line="278" w:lineRule="auto"/>
      </w:pPr>
      <w:r>
        <w:t>RGB-Led für das Anzeigen des Füllstandes (rot-&gt;gelb-&gt;grün)</w:t>
      </w:r>
    </w:p>
    <w:p w14:paraId="6A803ACA" w14:textId="1B4C48A3" w:rsidR="000A2EEF" w:rsidRPr="00FC5CFC" w:rsidRDefault="00FC5CFC" w:rsidP="009C661D">
      <w:pPr>
        <w:pStyle w:val="ListParagraph"/>
        <w:numPr>
          <w:ilvl w:val="0"/>
          <w:numId w:val="2"/>
        </w:numPr>
        <w:spacing w:after="160" w:line="278" w:lineRule="auto"/>
        <w:rPr>
          <w:color w:val="EE0000"/>
        </w:rPr>
      </w:pPr>
      <w:r w:rsidRPr="00FC5CFC">
        <w:rPr>
          <w:color w:val="EE0000"/>
        </w:rPr>
        <w:t>TODO: FOTO MACHEN</w:t>
      </w:r>
    </w:p>
    <w:p w14:paraId="47DB0565" w14:textId="7AB040D8" w:rsidR="000A2EEF" w:rsidRDefault="009C661D" w:rsidP="00244566">
      <w:pPr>
        <w:pStyle w:val="ListParagraph"/>
        <w:numPr>
          <w:ilvl w:val="0"/>
          <w:numId w:val="2"/>
        </w:numPr>
        <w:spacing w:after="160" w:line="278" w:lineRule="auto"/>
      </w:pPr>
      <w:r>
        <w:t>Öffnen des Mülleimers</w:t>
      </w:r>
      <w:r w:rsidR="000A2EEF">
        <w:t xml:space="preserve"> (Servomotor, Knopf, Bewegungssensor)</w:t>
      </w:r>
      <w:r w:rsidR="00285BB7" w:rsidRPr="00285BB7">
        <w:rPr>
          <w:noProof/>
        </w:rPr>
        <w:t xml:space="preserve"> </w:t>
      </w:r>
      <w:r w:rsidR="00285BB7">
        <w:rPr>
          <w:noProof/>
        </w:rPr>
        <w:drawing>
          <wp:inline distT="0" distB="0" distL="0" distR="0" wp14:anchorId="29D70250" wp14:editId="15781D1E">
            <wp:extent cx="1261696" cy="1564582"/>
            <wp:effectExtent l="133350" t="114300" r="148590" b="169545"/>
            <wp:docPr id="1660841438" name="Grafik 5" descr="Ein Bild, das Elektronik, Elektrische Leitungen, Elektrisches Bauelement, Elektronisches Bautei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1438" name="Grafik 5" descr="Ein Bild, das Elektronik, Elektrische Leitungen, Elektrisches Bauelement, Elektronisches Bautei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128" r="45744" b="20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203" cy="1572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BB7">
        <w:rPr>
          <w:noProof/>
          <w14:ligatures w14:val="standardContextual"/>
        </w:rPr>
        <w:drawing>
          <wp:inline distT="0" distB="0" distL="0" distR="0" wp14:anchorId="46DA251A" wp14:editId="73FEF32E">
            <wp:extent cx="1611923" cy="1822174"/>
            <wp:effectExtent l="0" t="0" r="7620" b="6985"/>
            <wp:docPr id="1983332185" name="Grafik 1" descr="Ein Bild, das Elektrische Leitungen, Kabel, Verbindungsstück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2185" name="Grafik 1" descr="Ein Bild, das Elektrische Leitungen, Kabel, Verbindungsstück, Im Haus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169" cy="1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566">
        <w:rPr>
          <w:noProof/>
        </w:rPr>
        <w:drawing>
          <wp:inline distT="0" distB="0" distL="0" distR="0" wp14:anchorId="7F7DB514" wp14:editId="07521E6A">
            <wp:extent cx="1783373" cy="763270"/>
            <wp:effectExtent l="133350" t="114300" r="140970" b="170180"/>
            <wp:docPr id="206602193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8" t="64746" r="34635" b="12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55" cy="76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AA40F" w14:textId="3FBC32D5" w:rsidR="009C661D" w:rsidRDefault="009C661D" w:rsidP="009C661D">
      <w:pPr>
        <w:pStyle w:val="ListParagraph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688311E3" w14:textId="0EA1FDA5" w:rsidR="00244566" w:rsidRDefault="00217A08" w:rsidP="009C661D">
      <w:pPr>
        <w:pStyle w:val="ListParagraph"/>
        <w:numPr>
          <w:ilvl w:val="0"/>
          <w:numId w:val="2"/>
        </w:numPr>
        <w:spacing w:after="160" w:line="278" w:lineRule="auto"/>
      </w:pPr>
      <w:r>
        <w:rPr>
          <w:noProof/>
        </w:rPr>
        <w:drawing>
          <wp:inline distT="0" distB="0" distL="0" distR="0" wp14:anchorId="6803D8CE" wp14:editId="44709F49">
            <wp:extent cx="2971800" cy="1781799"/>
            <wp:effectExtent l="133350" t="114300" r="133350" b="161925"/>
            <wp:docPr id="438925606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r="26985" b="5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981" cy="1781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D15" w14:textId="06B3B854" w:rsidR="002B2E99" w:rsidRDefault="002B2E99" w:rsidP="009C661D">
      <w:pPr>
        <w:pStyle w:val="ListParagraph"/>
        <w:numPr>
          <w:ilvl w:val="0"/>
          <w:numId w:val="2"/>
        </w:numPr>
        <w:spacing w:after="160" w:line="278" w:lineRule="auto"/>
      </w:pPr>
      <w:r>
        <w:t>RFID Chip/S</w:t>
      </w:r>
      <w:r w:rsidR="00224F7B">
        <w:t>canner</w:t>
      </w:r>
    </w:p>
    <w:p w14:paraId="56B001C6" w14:textId="42990347" w:rsidR="002B2E99" w:rsidRPr="002B2E99" w:rsidRDefault="002B2E99" w:rsidP="009C661D">
      <w:pPr>
        <w:pStyle w:val="ListParagraph"/>
        <w:numPr>
          <w:ilvl w:val="0"/>
          <w:numId w:val="2"/>
        </w:numPr>
        <w:spacing w:after="160" w:line="278" w:lineRule="auto"/>
        <w:rPr>
          <w:color w:val="EE0000"/>
        </w:rPr>
      </w:pPr>
      <w:r w:rsidRPr="002B2E99">
        <w:rPr>
          <w:color w:val="EE0000"/>
        </w:rPr>
        <w:t>TODO: FOTO MACHEN</w:t>
      </w:r>
    </w:p>
    <w:p w14:paraId="461DA4F2" w14:textId="77777777" w:rsidR="00A25B15" w:rsidRDefault="009C661D">
      <w:pPr>
        <w:spacing w:after="160" w:line="278" w:lineRule="auto"/>
      </w:pPr>
      <w:r>
        <w:br w:type="page"/>
      </w:r>
    </w:p>
    <w:p w14:paraId="0FB4E14B" w14:textId="161685D9" w:rsidR="00A25B15" w:rsidRDefault="00A25B15" w:rsidP="00A25B15">
      <w:pPr>
        <w:pStyle w:val="Heading1"/>
      </w:pPr>
      <w:bookmarkStart w:id="15" w:name="_Toc200959816"/>
      <w:r>
        <w:t>Umsetzung der Funktionen - Software</w:t>
      </w:r>
      <w:bookmarkEnd w:id="15"/>
    </w:p>
    <w:p w14:paraId="72515DF1" w14:textId="0DB3D9BF" w:rsidR="001A1CE4" w:rsidRDefault="001A1CE4" w:rsidP="001A1CE4">
      <w:pPr>
        <w:pStyle w:val="ListParagraph"/>
        <w:numPr>
          <w:ilvl w:val="0"/>
          <w:numId w:val="5"/>
        </w:numPr>
      </w:pPr>
      <w:r>
        <w:t>Erkennen des Füllstands durch zwei Ultraschall-Sensoren</w:t>
      </w:r>
    </w:p>
    <w:p w14:paraId="7E3A04D4" w14:textId="5C7874D7" w:rsidR="003355E1" w:rsidRDefault="001A1CE4" w:rsidP="003A107B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0EE3968" wp14:editId="541CF693">
            <wp:extent cx="4077456" cy="2561444"/>
            <wp:effectExtent l="133350" t="114300" r="151765" b="163195"/>
            <wp:docPr id="10230930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93030" name="Grafik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755" cy="25773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A107B" w:rsidRPr="003A107B">
        <w:rPr>
          <w:noProof/>
        </w:rPr>
        <w:drawing>
          <wp:inline distT="0" distB="0" distL="0" distR="0" wp14:anchorId="5CE17719" wp14:editId="34F61F0F">
            <wp:extent cx="5405804" cy="1746518"/>
            <wp:effectExtent l="133350" t="114300" r="137795" b="158750"/>
            <wp:docPr id="1459873918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3918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930" cy="17484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D7630" w14:textId="77777777" w:rsidR="00AF144F" w:rsidRDefault="00AF144F" w:rsidP="003A107B">
      <w:pPr>
        <w:pStyle w:val="ListParagraph"/>
      </w:pPr>
    </w:p>
    <w:p w14:paraId="3F3455AF" w14:textId="77777777" w:rsidR="00417412" w:rsidRDefault="00417412" w:rsidP="00417412">
      <w:pPr>
        <w:pStyle w:val="ListParagraph"/>
        <w:numPr>
          <w:ilvl w:val="0"/>
          <w:numId w:val="2"/>
        </w:numPr>
        <w:spacing w:after="160" w:line="278" w:lineRule="auto"/>
      </w:pPr>
      <w:r>
        <w:t>RGB-Led für das Anzeigen des Füllstandes (rot-&gt;gelb-&gt;grün)</w:t>
      </w:r>
    </w:p>
    <w:p w14:paraId="332072D6" w14:textId="29A888F8" w:rsidR="00AF144F" w:rsidRDefault="0021703E" w:rsidP="00D07B41">
      <w:pPr>
        <w:pStyle w:val="ListParagraph"/>
      </w:pPr>
      <w:r w:rsidRPr="0021703E">
        <w:rPr>
          <w:noProof/>
        </w:rPr>
        <w:drawing>
          <wp:inline distT="0" distB="0" distL="0" distR="0" wp14:anchorId="6616C814" wp14:editId="3452E040">
            <wp:extent cx="2211265" cy="2347044"/>
            <wp:effectExtent l="133350" t="114300" r="132080" b="148590"/>
            <wp:docPr id="35572028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0284" name="Grafik 1" descr="Ein Bild, das Text, Screenshot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9679" cy="2366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765505" w14:textId="41C91B98" w:rsidR="00D07B41" w:rsidRDefault="00AF144F" w:rsidP="00AF144F">
      <w:pPr>
        <w:spacing w:after="160" w:line="278" w:lineRule="auto"/>
      </w:pPr>
      <w:r>
        <w:br w:type="page"/>
      </w:r>
    </w:p>
    <w:p w14:paraId="3033613E" w14:textId="76DD0123" w:rsidR="00D07B41" w:rsidRDefault="00D07B41" w:rsidP="00222F09">
      <w:pPr>
        <w:pStyle w:val="ListParagraph"/>
        <w:numPr>
          <w:ilvl w:val="0"/>
          <w:numId w:val="2"/>
        </w:numPr>
        <w:spacing w:after="160" w:line="278" w:lineRule="auto"/>
      </w:pPr>
      <w:r>
        <w:t>Öffnen / Schließen der Klappe</w:t>
      </w:r>
    </w:p>
    <w:p w14:paraId="56398F8E" w14:textId="758DA696" w:rsidR="007913E3" w:rsidRDefault="0009147C" w:rsidP="00AF144F">
      <w:pPr>
        <w:pStyle w:val="ListParagraph"/>
        <w:spacing w:after="160" w:line="278" w:lineRule="auto"/>
      </w:pPr>
      <w:r w:rsidRPr="0009147C">
        <w:rPr>
          <w:noProof/>
        </w:rPr>
        <w:drawing>
          <wp:inline distT="0" distB="0" distL="0" distR="0" wp14:anchorId="56FA9F1D" wp14:editId="6A7FEB86">
            <wp:extent cx="3149111" cy="947102"/>
            <wp:effectExtent l="152400" t="114300" r="108585" b="139065"/>
            <wp:docPr id="252198915" name="Grafik 1" descr="Ein Bild, das Text, Schrift, Screenshot, Taf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8915" name="Grafik 1" descr="Ein Bild, das Text, Schrift, Screenshot, Tafel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431" cy="949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F057B" w14:textId="28148004" w:rsidR="00162EBF" w:rsidRDefault="00162EBF" w:rsidP="00AF144F">
      <w:pPr>
        <w:pStyle w:val="ListParagraph"/>
        <w:spacing w:after="160" w:line="278" w:lineRule="auto"/>
      </w:pPr>
      <w:r w:rsidRPr="00162EBF">
        <w:rPr>
          <w:noProof/>
        </w:rPr>
        <w:drawing>
          <wp:inline distT="0" distB="0" distL="0" distR="0" wp14:anchorId="357FCF54" wp14:editId="4C75146E">
            <wp:extent cx="4977911" cy="995363"/>
            <wp:effectExtent l="133350" t="114300" r="146685" b="147955"/>
            <wp:docPr id="864980565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0565" name="Grafik 1" descr="Ein Bild, das Text, Schrift, Screensho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508" cy="9996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A8DE7F" w14:textId="77777777" w:rsidR="007913E3" w:rsidRDefault="007913E3" w:rsidP="007913E3">
      <w:pPr>
        <w:pStyle w:val="ListParagraph"/>
        <w:spacing w:after="160" w:line="278" w:lineRule="auto"/>
      </w:pPr>
    </w:p>
    <w:p w14:paraId="5FECF615" w14:textId="502CEDA3" w:rsidR="00222F09" w:rsidRDefault="00222F09" w:rsidP="00222F09">
      <w:pPr>
        <w:pStyle w:val="ListParagraph"/>
        <w:numPr>
          <w:ilvl w:val="0"/>
          <w:numId w:val="2"/>
        </w:numPr>
        <w:spacing w:after="160" w:line="278" w:lineRule="auto"/>
      </w:pPr>
      <w:r>
        <w:t>Schließen und Sperren des Mülleimers, wenn der Füllstand 100% ist</w:t>
      </w:r>
      <w:r w:rsidR="00B51E5A">
        <w:t>,</w:t>
      </w:r>
    </w:p>
    <w:p w14:paraId="1243092B" w14:textId="2405D396" w:rsidR="00D07B41" w:rsidRDefault="00D07B41" w:rsidP="00D07B41">
      <w:pPr>
        <w:pStyle w:val="ListParagraph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3C7BEA73" w14:textId="1126342D" w:rsidR="0021703E" w:rsidRDefault="00B61683" w:rsidP="003A107B">
      <w:pPr>
        <w:pStyle w:val="ListParagraph"/>
      </w:pPr>
      <w:r w:rsidRPr="00B61683">
        <w:rPr>
          <w:noProof/>
        </w:rPr>
        <w:drawing>
          <wp:inline distT="0" distB="0" distL="0" distR="0" wp14:anchorId="01AC5A9F" wp14:editId="1CBCC932">
            <wp:extent cx="4734586" cy="962159"/>
            <wp:effectExtent l="114300" t="114300" r="104140" b="142875"/>
            <wp:docPr id="125278586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5864" name="Grafik 1" descr="Ein Bild, das Text, Screenshot, Schrif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62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4F03A5" w14:textId="77777777" w:rsidR="007913E3" w:rsidRDefault="007913E3" w:rsidP="003A107B">
      <w:pPr>
        <w:pStyle w:val="ListParagraph"/>
      </w:pPr>
    </w:p>
    <w:p w14:paraId="0A77E79E" w14:textId="77777777" w:rsidR="001F37FE" w:rsidRDefault="001F37FE" w:rsidP="001F37FE">
      <w:pPr>
        <w:pStyle w:val="ListParagraph"/>
        <w:numPr>
          <w:ilvl w:val="0"/>
          <w:numId w:val="2"/>
        </w:numPr>
        <w:spacing w:after="160" w:line="278" w:lineRule="auto"/>
      </w:pPr>
      <w:r>
        <w:t>Automatisches Öffnen des Mülleimers, wenn eine Person sich in die Nähe bewegt (Bewegungssensor)</w:t>
      </w:r>
    </w:p>
    <w:p w14:paraId="34FD55FE" w14:textId="1B732DA9" w:rsidR="001F37FE" w:rsidRDefault="001F37FE" w:rsidP="001F37FE">
      <w:pPr>
        <w:pStyle w:val="ListParagraph"/>
        <w:numPr>
          <w:ilvl w:val="0"/>
          <w:numId w:val="2"/>
        </w:numPr>
        <w:spacing w:after="160" w:line="278" w:lineRule="auto"/>
      </w:pPr>
      <w:r>
        <w:t>Ein Knopf für das manuelle Öffnen des Mülleimers</w:t>
      </w:r>
    </w:p>
    <w:p w14:paraId="4935B565" w14:textId="394FC790" w:rsidR="001F37FE" w:rsidRDefault="001F37FE" w:rsidP="00AF144F">
      <w:pPr>
        <w:pStyle w:val="ListParagraph"/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44A7A765" wp14:editId="77D2B955">
            <wp:extent cx="3905265" cy="2206967"/>
            <wp:effectExtent l="114300" t="114300" r="152400" b="136525"/>
            <wp:docPr id="158773959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9593" name="Grafik 1" descr="Ein Bild, das Text, Screenshot, Schrif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127" cy="2210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E6A851" w14:textId="3123F0E8" w:rsidR="007913E3" w:rsidRDefault="007913E3" w:rsidP="007913E3">
      <w:pPr>
        <w:spacing w:after="160" w:line="278" w:lineRule="auto"/>
      </w:pPr>
      <w:r>
        <w:br w:type="page"/>
      </w:r>
    </w:p>
    <w:p w14:paraId="6BE5377B" w14:textId="43D5AC2C" w:rsidR="007913E3" w:rsidRDefault="007913E3" w:rsidP="001F37FE">
      <w:pPr>
        <w:pStyle w:val="ListParagraph"/>
        <w:numPr>
          <w:ilvl w:val="0"/>
          <w:numId w:val="2"/>
        </w:numPr>
        <w:spacing w:after="160" w:line="278" w:lineRule="auto"/>
      </w:pPr>
      <w:r>
        <w:t>Schließen der Klappe nach Zeit</w:t>
      </w:r>
    </w:p>
    <w:p w14:paraId="1505AF29" w14:textId="2870B498" w:rsidR="00AF144F" w:rsidRDefault="00616E8E" w:rsidP="00AF144F">
      <w:pPr>
        <w:pStyle w:val="ListParagraph"/>
      </w:pPr>
      <w:r w:rsidRPr="00616E8E">
        <w:drawing>
          <wp:inline distT="0" distB="0" distL="0" distR="0" wp14:anchorId="59A240A1" wp14:editId="27DCDFDC">
            <wp:extent cx="3376070" cy="1847117"/>
            <wp:effectExtent l="133350" t="114300" r="148590" b="172720"/>
            <wp:docPr id="585495869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5869" name="Grafik 1" descr="Ein Bild, das Text, Schrift, Screenshot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248" cy="1849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AD4A86" w14:textId="77777777" w:rsidR="00616E8E" w:rsidRDefault="00616E8E" w:rsidP="003A107B">
      <w:pPr>
        <w:pStyle w:val="ListParagraph"/>
      </w:pPr>
    </w:p>
    <w:p w14:paraId="4D850628" w14:textId="77777777" w:rsidR="00AF144F" w:rsidRDefault="00AF144F" w:rsidP="00AF144F">
      <w:pPr>
        <w:pStyle w:val="ListParagraph"/>
        <w:numPr>
          <w:ilvl w:val="0"/>
          <w:numId w:val="2"/>
        </w:numPr>
        <w:spacing w:after="160" w:line="278" w:lineRule="auto"/>
      </w:pPr>
      <w:r>
        <w:t>Mülleimer wird erst wieder geöffnet/entsperrt wenn RFID Chip bei Zentral-Mülltonne gescannt wird</w:t>
      </w:r>
    </w:p>
    <w:p w14:paraId="47B0E688" w14:textId="0FD14E08" w:rsidR="000455D8" w:rsidRDefault="00E915D3" w:rsidP="00AF144F">
      <w:pPr>
        <w:pStyle w:val="ListParagraph"/>
        <w:numPr>
          <w:ilvl w:val="0"/>
          <w:numId w:val="2"/>
        </w:numPr>
        <w:spacing w:after="160" w:line="278" w:lineRule="auto"/>
      </w:pPr>
      <w:r>
        <w:t>Wir haben zwei Arduinos benützt, wobei der „Zentral-Arduino“ nur das Signal vom zweiten Arduino ausließt</w:t>
      </w:r>
    </w:p>
    <w:p w14:paraId="7E095301" w14:textId="3C63563D" w:rsidR="00AF144F" w:rsidRDefault="00AF144F" w:rsidP="00AF144F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9F048E3" wp14:editId="277CB888">
            <wp:extent cx="5466667" cy="657143"/>
            <wp:effectExtent l="114300" t="114300" r="134620" b="143510"/>
            <wp:docPr id="14250352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35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657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E1DA0" w14:textId="7BE3A5A7" w:rsidR="009D33A3" w:rsidRDefault="009D33A3" w:rsidP="009D33A3">
      <w:pPr>
        <w:spacing w:after="160" w:line="278" w:lineRule="auto"/>
        <w:ind w:firstLine="708"/>
      </w:pPr>
      <w:r>
        <w:t>Code des zweiten Arduinos wurde der Library von diesem Video entnommen</w:t>
      </w:r>
      <w:r w:rsidR="00182D29">
        <w:t>:</w:t>
      </w:r>
    </w:p>
    <w:p w14:paraId="193CC6BE" w14:textId="0428406F" w:rsidR="009D33A3" w:rsidRPr="009D33A3" w:rsidRDefault="00182D29" w:rsidP="00182D29">
      <w:pPr>
        <w:spacing w:after="160" w:line="278" w:lineRule="auto"/>
        <w:ind w:left="12" w:firstLine="708"/>
      </w:pPr>
      <w:hyperlink r:id="rId27" w:history="1">
        <w:r w:rsidRPr="00BC2E51">
          <w:rPr>
            <w:rStyle w:val="Hyperlink"/>
          </w:rPr>
          <w:t>https://www.youtube.com/watch?v=CQLPo7xqORQ</w:t>
        </w:r>
      </w:hyperlink>
    </w:p>
    <w:p w14:paraId="255A74B4" w14:textId="0FC36536" w:rsidR="00E915D3" w:rsidRDefault="00E915D3" w:rsidP="00AF144F">
      <w:pPr>
        <w:pStyle w:val="ListParagraph"/>
      </w:pPr>
    </w:p>
    <w:p w14:paraId="47F14C9F" w14:textId="4393D923" w:rsidR="00ED2C95" w:rsidRDefault="00ED2C95" w:rsidP="00ED2C95">
      <w:pPr>
        <w:pStyle w:val="ListParagraph"/>
        <w:numPr>
          <w:ilvl w:val="0"/>
          <w:numId w:val="2"/>
        </w:numPr>
      </w:pPr>
      <w:r>
        <w:t>Zusammenführung aller Funktionen</w:t>
      </w:r>
    </w:p>
    <w:p w14:paraId="495C93DF" w14:textId="54FA45D5" w:rsidR="00ED2C95" w:rsidRDefault="002718BF" w:rsidP="00182D29">
      <w:pPr>
        <w:pStyle w:val="ListParagraph"/>
      </w:pPr>
      <w:r w:rsidRPr="002718BF">
        <w:drawing>
          <wp:inline distT="0" distB="0" distL="0" distR="0" wp14:anchorId="2055EFFF" wp14:editId="172F8CA8">
            <wp:extent cx="2238687" cy="1457528"/>
            <wp:effectExtent l="114300" t="114300" r="104775" b="142875"/>
            <wp:docPr id="1863413778" name="Grafik 1" descr="Ein Bild, das Text, Schrif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13778" name="Grafik 1" descr="Ein Bild, das Text, Schrift, Screenshot, Zahl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57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5E2710" w14:textId="77777777" w:rsidR="00AA0A9A" w:rsidRDefault="00AA0A9A" w:rsidP="00182D29">
      <w:pPr>
        <w:pStyle w:val="ListParagraph"/>
      </w:pPr>
    </w:p>
    <w:p w14:paraId="1EEBF5F2" w14:textId="7494505F" w:rsidR="00AA0A9A" w:rsidRDefault="00AA0A9A" w:rsidP="00AA0A9A">
      <w:pPr>
        <w:pStyle w:val="ListParagraph"/>
        <w:numPr>
          <w:ilvl w:val="0"/>
          <w:numId w:val="2"/>
        </w:numPr>
      </w:pPr>
      <w:r>
        <w:t>Gesamter Code:</w:t>
      </w:r>
    </w:p>
    <w:p w14:paraId="339ADB22" w14:textId="03571BCA" w:rsidR="00AA0A9A" w:rsidRDefault="00353E22" w:rsidP="00AA0A9A">
      <w:pPr>
        <w:pStyle w:val="ListParagraph"/>
        <w:numPr>
          <w:ilvl w:val="0"/>
          <w:numId w:val="2"/>
        </w:numPr>
      </w:pPr>
      <w:hyperlink r:id="rId29" w:history="1">
        <w:r w:rsidRPr="00BC2E51">
          <w:rPr>
            <w:rStyle w:val="Hyperlink"/>
          </w:rPr>
          <w:t>https://github.com/stage08398/Labor-Arduino-Muelleimer</w:t>
        </w:r>
      </w:hyperlink>
    </w:p>
    <w:p w14:paraId="1B9C43AA" w14:textId="7A4DA4B6" w:rsidR="00A25B15" w:rsidRPr="003E60C4" w:rsidRDefault="00A25B15">
      <w:pPr>
        <w:spacing w:after="160" w:line="278" w:lineRule="auto"/>
      </w:pPr>
      <w:r w:rsidRPr="003E60C4">
        <w:br w:type="page"/>
      </w:r>
    </w:p>
    <w:p w14:paraId="152D78BC" w14:textId="77777777" w:rsidR="009C661D" w:rsidRPr="003E60C4" w:rsidRDefault="009C661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0EFC4564" w14:textId="77777777" w:rsidR="006B7558" w:rsidRPr="003E60C4" w:rsidRDefault="006B7558" w:rsidP="006B7558">
      <w:pPr>
        <w:pStyle w:val="Heading1"/>
      </w:pPr>
    </w:p>
    <w:p w14:paraId="1795B398" w14:textId="78C0E849" w:rsidR="00737C9F" w:rsidRDefault="00737C9F" w:rsidP="00737C9F">
      <w:pPr>
        <w:pStyle w:val="Heading1"/>
        <w:rPr>
          <w:rFonts w:cs="Arial"/>
        </w:rPr>
      </w:pPr>
      <w:bookmarkStart w:id="16" w:name="_Toc200959817"/>
      <w:r>
        <w:rPr>
          <w:rFonts w:cs="Arial"/>
        </w:rPr>
        <w:t>Projekt-Tagebuch</w:t>
      </w:r>
      <w:bookmarkEnd w:id="16"/>
    </w:p>
    <w:p w14:paraId="65177AB9" w14:textId="77777777" w:rsidR="00737C9F" w:rsidRDefault="00737C9F" w:rsidP="00737C9F">
      <w:pPr>
        <w:pStyle w:val="Heading2"/>
      </w:pPr>
      <w:bookmarkStart w:id="17" w:name="_Toc198651181"/>
      <w:bookmarkStart w:id="18" w:name="_Toc200959818"/>
      <w:r>
        <w:t>Erste Einheit:</w:t>
      </w:r>
      <w:bookmarkEnd w:id="17"/>
      <w:bookmarkEnd w:id="18"/>
    </w:p>
    <w:p w14:paraId="50CC075D" w14:textId="331D17A5" w:rsidR="00737C9F" w:rsidRDefault="00737C9F" w:rsidP="00737C9F">
      <w:pPr>
        <w:numPr>
          <w:ilvl w:val="0"/>
          <w:numId w:val="4"/>
        </w:numPr>
      </w:pPr>
      <w:r>
        <w:t>Konzeptentwicklung</w:t>
      </w:r>
      <w:r w:rsidR="002222DA">
        <w:t>(siehe Seite</w:t>
      </w:r>
    </w:p>
    <w:p w14:paraId="3E4353CD" w14:textId="77777777" w:rsidR="00737C9F" w:rsidRDefault="00737C9F" w:rsidP="00737C9F">
      <w:pPr>
        <w:numPr>
          <w:ilvl w:val="0"/>
          <w:numId w:val="4"/>
        </w:numPr>
      </w:pPr>
      <w:r>
        <w:t>Zusammenstellung von allen Hardware-Teilen + Foto</w:t>
      </w:r>
    </w:p>
    <w:p w14:paraId="37F2B138" w14:textId="77777777" w:rsidR="00737C9F" w:rsidRPr="001077F8" w:rsidRDefault="00737C9F" w:rsidP="00737C9F">
      <w:pPr>
        <w:numPr>
          <w:ilvl w:val="0"/>
          <w:numId w:val="4"/>
        </w:numPr>
      </w:pPr>
      <w:r>
        <w:t xml:space="preserve">Austesten von Ultraschallsensor/Bewegungssensor in </w:t>
      </w:r>
      <w:proofErr w:type="spellStart"/>
      <w:r>
        <w:t>TinkerCad</w:t>
      </w:r>
      <w:proofErr w:type="spellEnd"/>
    </w:p>
    <w:p w14:paraId="748591B3" w14:textId="77777777" w:rsidR="00737C9F" w:rsidRDefault="00737C9F" w:rsidP="00737C9F">
      <w:pPr>
        <w:numPr>
          <w:ilvl w:val="0"/>
          <w:numId w:val="4"/>
        </w:numPr>
      </w:pPr>
      <w:r>
        <w:t xml:space="preserve">Schreiben von </w:t>
      </w:r>
      <w:proofErr w:type="spellStart"/>
      <w:r>
        <w:t>PseudoCode</w:t>
      </w:r>
      <w:proofErr w:type="spellEnd"/>
      <w:r>
        <w:t xml:space="preserve"> für den gesamten Programmablauf</w:t>
      </w:r>
    </w:p>
    <w:p w14:paraId="4333707F" w14:textId="77777777" w:rsidR="00737C9F" w:rsidRDefault="00737C9F" w:rsidP="00737C9F">
      <w:pPr>
        <w:numPr>
          <w:ilvl w:val="0"/>
          <w:numId w:val="4"/>
        </w:numPr>
      </w:pPr>
      <w:r>
        <w:t xml:space="preserve">RGB Light </w:t>
      </w:r>
      <w:proofErr w:type="spellStart"/>
      <w:r>
        <w:t>beispiel</w:t>
      </w:r>
      <w:proofErr w:type="spellEnd"/>
      <w:r>
        <w:t xml:space="preserve"> und Motor </w:t>
      </w:r>
      <w:proofErr w:type="spellStart"/>
      <w:r>
        <w:t>with</w:t>
      </w:r>
      <w:proofErr w:type="spellEnd"/>
      <w:r>
        <w:t xml:space="preserve"> Button Beispiel</w:t>
      </w:r>
    </w:p>
    <w:p w14:paraId="276F8457" w14:textId="77777777" w:rsidR="00737C9F" w:rsidRDefault="00737C9F" w:rsidP="00737C9F"/>
    <w:p w14:paraId="7C34CD07" w14:textId="77777777" w:rsidR="00737C9F" w:rsidRDefault="00737C9F" w:rsidP="00737C9F"/>
    <w:p w14:paraId="10AA7411" w14:textId="77777777" w:rsidR="00737C9F" w:rsidRPr="003D1B7A" w:rsidRDefault="00737C9F" w:rsidP="00737C9F">
      <w:pPr>
        <w:pStyle w:val="Heading2"/>
      </w:pPr>
      <w:bookmarkStart w:id="19" w:name="_Toc200959819"/>
      <w:r>
        <w:t>Zweite Einheit:</w:t>
      </w:r>
      <w:bookmarkEnd w:id="19"/>
    </w:p>
    <w:p w14:paraId="763360A7" w14:textId="77777777" w:rsidR="00737C9F" w:rsidRDefault="00737C9F" w:rsidP="00737C9F">
      <w:r>
        <w:t>Schreiben von Code:</w:t>
      </w:r>
    </w:p>
    <w:p w14:paraId="2C0FD484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Erkennen des Füllstands durch zwei Sensoren (Ultraschall oder Lichtschranken)</w:t>
      </w:r>
    </w:p>
    <w:p w14:paraId="76588A84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RGB-Led für das Anzeigen des Füllstandes(rot-&gt;gelb-&gt;grün)</w:t>
      </w:r>
    </w:p>
    <w:p w14:paraId="3DC6DD7E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Motor für das Öffnen/Schließen des Mülleimers</w:t>
      </w:r>
    </w:p>
    <w:p w14:paraId="112C0836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Ein Knopf für das manuelle Öffnen des Mülleimers(Schließen nach Zeit)</w:t>
      </w:r>
    </w:p>
    <w:p w14:paraId="6143C67F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Schließen/Sperren des Mülleimers, wenn der Füllstand 100% ist</w:t>
      </w:r>
    </w:p>
    <w:p w14:paraId="0022EFE6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575A0466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>Hardware und Code von Buzzer und Bewegung Sensor</w:t>
      </w:r>
    </w:p>
    <w:p w14:paraId="33679F97" w14:textId="77777777" w:rsidR="00737C9F" w:rsidRDefault="00737C9F" w:rsidP="00737C9F">
      <w:pPr>
        <w:pStyle w:val="ListParagraph"/>
        <w:numPr>
          <w:ilvl w:val="0"/>
          <w:numId w:val="2"/>
        </w:numPr>
        <w:spacing w:after="160" w:line="278" w:lineRule="auto"/>
      </w:pPr>
      <w:r>
        <w:t xml:space="preserve">neuer Aufbau des Projektes in </w:t>
      </w:r>
      <w:proofErr w:type="spellStart"/>
      <w:r>
        <w:t>Tinkercad</w:t>
      </w:r>
      <w:proofErr w:type="spellEnd"/>
    </w:p>
    <w:p w14:paraId="5589F4DD" w14:textId="77777777" w:rsidR="00E438EA" w:rsidRDefault="00E438EA" w:rsidP="00E438EA">
      <w:pPr>
        <w:spacing w:after="160" w:line="278" w:lineRule="auto"/>
      </w:pPr>
    </w:p>
    <w:p w14:paraId="32091CCC" w14:textId="77777777" w:rsidR="00E438EA" w:rsidRDefault="00E438EA" w:rsidP="00E438EA">
      <w:pPr>
        <w:spacing w:after="160" w:line="278" w:lineRule="auto"/>
      </w:pPr>
    </w:p>
    <w:p w14:paraId="4FA6D9BD" w14:textId="699A656D" w:rsidR="00E438EA" w:rsidRPr="004E20B8" w:rsidRDefault="00E438EA" w:rsidP="00E438EA">
      <w:pPr>
        <w:spacing w:after="160" w:line="278" w:lineRule="auto"/>
        <w:rPr>
          <w:lang w:val="en-US"/>
        </w:rPr>
      </w:pPr>
      <w:r w:rsidRPr="004E20B8">
        <w:rPr>
          <w:lang w:val="en-US"/>
        </w:rPr>
        <w:t xml:space="preserve">RFID </w:t>
      </w:r>
    </w:p>
    <w:p w14:paraId="0D5EE4A3" w14:textId="77777777" w:rsidR="00E438EA" w:rsidRPr="004E20B8" w:rsidRDefault="00E438EA" w:rsidP="00E438EA">
      <w:pPr>
        <w:spacing w:after="160" w:line="278" w:lineRule="auto"/>
        <w:rPr>
          <w:lang w:val="en-US"/>
        </w:rPr>
      </w:pPr>
    </w:p>
    <w:p w14:paraId="2BC9B23D" w14:textId="77777777" w:rsidR="00E438EA" w:rsidRPr="004E20B8" w:rsidRDefault="00E438EA" w:rsidP="00E438EA">
      <w:pPr>
        <w:spacing w:after="160" w:line="278" w:lineRule="auto"/>
        <w:rPr>
          <w:lang w:val="en-US"/>
        </w:rPr>
      </w:pPr>
    </w:p>
    <w:p w14:paraId="3A06794D" w14:textId="77777777" w:rsidR="00285E42" w:rsidRPr="004E20B8" w:rsidRDefault="00285E42">
      <w:pPr>
        <w:rPr>
          <w:lang w:val="en-US"/>
        </w:rPr>
      </w:pPr>
    </w:p>
    <w:sectPr w:rsidR="00285E42" w:rsidRPr="004E20B8" w:rsidSect="00737C9F">
      <w:headerReference w:type="default" r:id="rId30"/>
      <w:footerReference w:type="default" r:id="rId31"/>
      <w:headerReference w:type="first" r:id="rId3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9F113" w14:textId="77777777" w:rsidR="00AD7CC6" w:rsidRDefault="00AD7CC6" w:rsidP="00737C9F">
      <w:r>
        <w:separator/>
      </w:r>
    </w:p>
  </w:endnote>
  <w:endnote w:type="continuationSeparator" w:id="0">
    <w:p w14:paraId="46CEF6A3" w14:textId="77777777" w:rsidR="00AD7CC6" w:rsidRDefault="00AD7CC6" w:rsidP="00737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30F54" w14:textId="25140795" w:rsidR="002222DA" w:rsidRDefault="002222DA">
    <w:pPr>
      <w:pStyle w:val="Footer"/>
    </w:pPr>
    <w:r>
      <w:t xml:space="preserve">Jesse </w:t>
    </w:r>
    <w:r w:rsidR="00735BBA">
      <w:t xml:space="preserve">Reifert </w:t>
    </w:r>
    <w:r>
      <w:t>&amp; Gerd Moitzi</w:t>
    </w:r>
    <w:r>
      <w:tab/>
    </w:r>
    <w:r>
      <w:tab/>
    </w:r>
    <w:r w:rsidR="00735BBA">
      <w:t xml:space="preserve">Seite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 w:rsidR="00735BBA">
      <w:t xml:space="preserve"> von </w:t>
    </w:r>
    <w:ins w:id="20" w:author="Moitzi Gerd" w:date="2025-06-03T16:33:00Z" w16du:dateUtc="2025-06-03T14:33:00Z">
      <w:r w:rsidR="00650B85">
        <w:fldChar w:fldCharType="begin"/>
      </w:r>
      <w:r w:rsidR="00650B85">
        <w:instrText xml:space="preserve"> NUMPAGES  \* Arabic  \* MERGEFORMAT </w:instrText>
      </w:r>
      <w:r w:rsidR="00650B85">
        <w:fldChar w:fldCharType="separate"/>
      </w:r>
      <w:r w:rsidR="00650B85">
        <w:rPr>
          <w:noProof/>
        </w:rPr>
        <w:t>3</w:t>
      </w:r>
      <w:r w:rsidR="00650B85">
        <w:fldChar w:fldCharType="end"/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47FC7" w14:textId="77777777" w:rsidR="00AD7CC6" w:rsidRDefault="00AD7CC6" w:rsidP="00737C9F">
      <w:r>
        <w:separator/>
      </w:r>
    </w:p>
  </w:footnote>
  <w:footnote w:type="continuationSeparator" w:id="0">
    <w:p w14:paraId="17DC5E35" w14:textId="77777777" w:rsidR="00AD7CC6" w:rsidRDefault="00AD7CC6" w:rsidP="00737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F0A61" w14:textId="77777777" w:rsidR="00737C9F" w:rsidRPr="00667D52" w:rsidRDefault="00737C9F" w:rsidP="00737C9F">
    <w:pPr>
      <w:pStyle w:val="Header"/>
      <w:spacing w:after="120"/>
      <w:rPr>
        <w:rFonts w:cs="Arial"/>
        <w:sz w:val="48"/>
      </w:rPr>
    </w:pPr>
    <w:r w:rsidRPr="00667D52">
      <w:rPr>
        <w:rFonts w:cs="Arial"/>
        <w:sz w:val="48"/>
      </w:rPr>
      <w:t>Labor-Protokoll</w:t>
    </w:r>
  </w:p>
  <w:p w14:paraId="5B9E0FDE" w14:textId="77777777" w:rsidR="00737C9F" w:rsidRPr="00737C9F" w:rsidRDefault="00737C9F" w:rsidP="00737C9F">
    <w:pPr>
      <w:pStyle w:val="Header"/>
      <w:pBdr>
        <w:bottom w:val="single" w:sz="4" w:space="1" w:color="auto"/>
      </w:pBdr>
      <w:rPr>
        <w:rFonts w:cs="Arial"/>
        <w:b/>
        <w:outline/>
        <w:color w:val="000000"/>
        <w:spacing w:val="30"/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</w:pPr>
  </w:p>
  <w:p w14:paraId="59D38F50" w14:textId="77777777" w:rsidR="00737C9F" w:rsidRDefault="00737C9F" w:rsidP="00737C9F">
    <w:pPr>
      <w:pStyle w:val="Header"/>
      <w:rPr>
        <w:rFonts w:cs="Arial"/>
        <w:sz w:val="10"/>
      </w:rPr>
    </w:pPr>
  </w:p>
  <w:p w14:paraId="242DDDD6" w14:textId="77777777" w:rsidR="00737C9F" w:rsidRDefault="00737C9F" w:rsidP="00737C9F">
    <w:pPr>
      <w:pStyle w:val="Header"/>
      <w:rPr>
        <w:rFonts w:cs="Arial"/>
        <w:sz w:val="8"/>
      </w:rPr>
    </w:pPr>
  </w:p>
  <w:p w14:paraId="4B815AF2" w14:textId="77777777" w:rsidR="00737C9F" w:rsidRDefault="00737C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0D275" w14:textId="46CD02A6" w:rsidR="00737C9F" w:rsidRDefault="00737C9F" w:rsidP="00737C9F">
    <w:pPr>
      <w:pStyle w:val="Header"/>
      <w:rPr>
        <w:rFonts w:cs="Arial"/>
        <w:bCs/>
        <w:spacing w:val="22"/>
        <w:sz w:val="40"/>
      </w:rPr>
    </w:pPr>
    <w:r>
      <w:rPr>
        <w:rFonts w:cs="Arial"/>
        <w:bCs/>
        <w:noProof/>
        <w:spacing w:val="22"/>
        <w:sz w:val="40"/>
      </w:rPr>
      <w:drawing>
        <wp:inline distT="0" distB="0" distL="0" distR="0" wp14:anchorId="59D328CB" wp14:editId="41EB81DB">
          <wp:extent cx="3712210" cy="707390"/>
          <wp:effectExtent l="0" t="0" r="2540" b="0"/>
          <wp:docPr id="1084801458" name="Grafik 2" descr="Ein Bild, das Schrift, Grafiken, Text, Screenshot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801458" name="Grafik 2" descr="Ein Bild, das Schrift, Grafiken, Text, Screenshot enthält.&#10;&#10;KI-generierte Inhalte können fehlerhaft sein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12210" cy="707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269CC2" w14:textId="77777777" w:rsidR="00737C9F" w:rsidRDefault="00737C9F" w:rsidP="00737C9F">
    <w:pPr>
      <w:pStyle w:val="Header"/>
      <w:rPr>
        <w:rFonts w:cs="Arial"/>
        <w:bCs/>
        <w:spacing w:val="22"/>
        <w:sz w:val="40"/>
      </w:rPr>
    </w:pPr>
  </w:p>
  <w:p w14:paraId="2658988B" w14:textId="77777777" w:rsidR="00737C9F" w:rsidRDefault="00737C9F" w:rsidP="00737C9F">
    <w:pPr>
      <w:pStyle w:val="Header"/>
      <w:spacing w:after="120"/>
      <w:rPr>
        <w:rFonts w:cs="Arial"/>
        <w:sz w:val="48"/>
      </w:rPr>
    </w:pPr>
    <w:r w:rsidRPr="00667D52">
      <w:rPr>
        <w:rFonts w:cs="Arial"/>
        <w:sz w:val="48"/>
      </w:rPr>
      <w:t>Labor-Protokoll</w:t>
    </w:r>
  </w:p>
  <w:p w14:paraId="2FE0CCB6" w14:textId="77777777" w:rsidR="00737C9F" w:rsidRPr="00667D52" w:rsidRDefault="00737C9F" w:rsidP="00737C9F">
    <w:pPr>
      <w:pStyle w:val="Header"/>
      <w:spacing w:after="120"/>
      <w:rPr>
        <w:rFonts w:cs="Arial"/>
        <w:sz w:val="48"/>
      </w:rPr>
    </w:pPr>
  </w:p>
  <w:p w14:paraId="550300A6" w14:textId="77777777" w:rsidR="00737C9F" w:rsidRDefault="00737C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D617E"/>
    <w:multiLevelType w:val="hybridMultilevel"/>
    <w:tmpl w:val="F188A2E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B1B"/>
    <w:multiLevelType w:val="hybridMultilevel"/>
    <w:tmpl w:val="08AE6410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74966"/>
    <w:multiLevelType w:val="hybridMultilevel"/>
    <w:tmpl w:val="40126B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2F93"/>
    <w:multiLevelType w:val="hybridMultilevel"/>
    <w:tmpl w:val="CA26C2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F22D8"/>
    <w:multiLevelType w:val="hybridMultilevel"/>
    <w:tmpl w:val="DF9867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84089"/>
    <w:multiLevelType w:val="hybridMultilevel"/>
    <w:tmpl w:val="209A1A9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492928">
    <w:abstractNumId w:val="2"/>
  </w:num>
  <w:num w:numId="2" w16cid:durableId="479541488">
    <w:abstractNumId w:val="0"/>
  </w:num>
  <w:num w:numId="3" w16cid:durableId="1645159608">
    <w:abstractNumId w:val="5"/>
  </w:num>
  <w:num w:numId="4" w16cid:durableId="717123953">
    <w:abstractNumId w:val="4"/>
  </w:num>
  <w:num w:numId="5" w16cid:durableId="826550945">
    <w:abstractNumId w:val="3"/>
  </w:num>
  <w:num w:numId="6" w16cid:durableId="365957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9F"/>
    <w:rsid w:val="000054A3"/>
    <w:rsid w:val="0002758E"/>
    <w:rsid w:val="000455D8"/>
    <w:rsid w:val="0009147C"/>
    <w:rsid w:val="000A2EEF"/>
    <w:rsid w:val="00162EBF"/>
    <w:rsid w:val="00182D29"/>
    <w:rsid w:val="001A1CE4"/>
    <w:rsid w:val="001B1A4C"/>
    <w:rsid w:val="001C6DF9"/>
    <w:rsid w:val="001F37FE"/>
    <w:rsid w:val="0021703E"/>
    <w:rsid w:val="00217A08"/>
    <w:rsid w:val="002222DA"/>
    <w:rsid w:val="00222F09"/>
    <w:rsid w:val="00224F7B"/>
    <w:rsid w:val="00236650"/>
    <w:rsid w:val="00237BC3"/>
    <w:rsid w:val="00243026"/>
    <w:rsid w:val="00244566"/>
    <w:rsid w:val="00260E94"/>
    <w:rsid w:val="002718BF"/>
    <w:rsid w:val="0027583F"/>
    <w:rsid w:val="0028569D"/>
    <w:rsid w:val="00285BB7"/>
    <w:rsid w:val="00285E42"/>
    <w:rsid w:val="002B2E99"/>
    <w:rsid w:val="002C4D48"/>
    <w:rsid w:val="002F0D0F"/>
    <w:rsid w:val="002F35D6"/>
    <w:rsid w:val="00322B6A"/>
    <w:rsid w:val="00324A0C"/>
    <w:rsid w:val="00334B96"/>
    <w:rsid w:val="003355E1"/>
    <w:rsid w:val="00341E2D"/>
    <w:rsid w:val="00353E22"/>
    <w:rsid w:val="003665E0"/>
    <w:rsid w:val="003A107B"/>
    <w:rsid w:val="003B24A5"/>
    <w:rsid w:val="003E60C4"/>
    <w:rsid w:val="004155BF"/>
    <w:rsid w:val="00417412"/>
    <w:rsid w:val="00423F14"/>
    <w:rsid w:val="0042667E"/>
    <w:rsid w:val="00466F77"/>
    <w:rsid w:val="004E20B8"/>
    <w:rsid w:val="005057B9"/>
    <w:rsid w:val="00554FF3"/>
    <w:rsid w:val="00603307"/>
    <w:rsid w:val="00616E8E"/>
    <w:rsid w:val="00640DFB"/>
    <w:rsid w:val="00650B85"/>
    <w:rsid w:val="006B7558"/>
    <w:rsid w:val="006F341A"/>
    <w:rsid w:val="006F4127"/>
    <w:rsid w:val="00735BBA"/>
    <w:rsid w:val="00737C9F"/>
    <w:rsid w:val="007913E3"/>
    <w:rsid w:val="007C55D4"/>
    <w:rsid w:val="00856593"/>
    <w:rsid w:val="00892B35"/>
    <w:rsid w:val="00935801"/>
    <w:rsid w:val="009C661D"/>
    <w:rsid w:val="009D33A3"/>
    <w:rsid w:val="009E5BE2"/>
    <w:rsid w:val="00A23D5B"/>
    <w:rsid w:val="00A25B15"/>
    <w:rsid w:val="00AA0A9A"/>
    <w:rsid w:val="00AD7CC6"/>
    <w:rsid w:val="00AF144F"/>
    <w:rsid w:val="00B21A08"/>
    <w:rsid w:val="00B26BF5"/>
    <w:rsid w:val="00B51E5A"/>
    <w:rsid w:val="00B61683"/>
    <w:rsid w:val="00B822FB"/>
    <w:rsid w:val="00C43548"/>
    <w:rsid w:val="00C45C05"/>
    <w:rsid w:val="00CD42C0"/>
    <w:rsid w:val="00CE5DC3"/>
    <w:rsid w:val="00CE70AA"/>
    <w:rsid w:val="00CF5FB6"/>
    <w:rsid w:val="00D07B41"/>
    <w:rsid w:val="00D135D5"/>
    <w:rsid w:val="00D4284F"/>
    <w:rsid w:val="00DD018E"/>
    <w:rsid w:val="00DE28BB"/>
    <w:rsid w:val="00E00384"/>
    <w:rsid w:val="00E438EA"/>
    <w:rsid w:val="00E673C4"/>
    <w:rsid w:val="00E915D3"/>
    <w:rsid w:val="00E92810"/>
    <w:rsid w:val="00ED2C95"/>
    <w:rsid w:val="00EF54F4"/>
    <w:rsid w:val="00FC5CFC"/>
    <w:rsid w:val="00FD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4A9A0"/>
  <w15:chartTrackingRefBased/>
  <w15:docId w15:val="{BE58681B-DC30-4DD4-858F-061F35314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9F"/>
    <w:pPr>
      <w:spacing w:after="0" w:line="240" w:lineRule="auto"/>
    </w:pPr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737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737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C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C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C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C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37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737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C9F"/>
    <w:rPr>
      <w:rFonts w:ascii="Arial" w:eastAsiaTheme="majorEastAsia" w:hAnsi="Arial" w:cstheme="majorBidi"/>
      <w:i/>
      <w:iCs/>
      <w:color w:val="595959" w:themeColor="text1" w:themeTint="A6"/>
      <w:kern w:val="0"/>
      <w:lang w:eastAsia="de-DE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C9F"/>
    <w:rPr>
      <w:rFonts w:ascii="Arial" w:eastAsiaTheme="majorEastAsia" w:hAnsi="Arial" w:cstheme="majorBidi"/>
      <w:color w:val="595959" w:themeColor="text1" w:themeTint="A6"/>
      <w:kern w:val="0"/>
      <w:lang w:eastAsia="de-DE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C9F"/>
    <w:rPr>
      <w:rFonts w:ascii="Arial" w:eastAsiaTheme="majorEastAsia" w:hAnsi="Arial" w:cstheme="majorBidi"/>
      <w:i/>
      <w:iCs/>
      <w:color w:val="272727" w:themeColor="text1" w:themeTint="D8"/>
      <w:kern w:val="0"/>
      <w:lang w:eastAsia="de-DE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C9F"/>
    <w:rPr>
      <w:rFonts w:ascii="Arial" w:eastAsiaTheme="majorEastAsia" w:hAnsi="Arial" w:cstheme="majorBidi"/>
      <w:color w:val="272727" w:themeColor="text1" w:themeTint="D8"/>
      <w:kern w:val="0"/>
      <w:lang w:eastAsia="de-DE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37C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C9F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C9F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rsid w:val="00737C9F"/>
    <w:pPr>
      <w:spacing w:line="360" w:lineRule="auto"/>
    </w:pPr>
    <w:rPr>
      <w:szCs w:val="20"/>
      <w:lang w:val="de-DE"/>
    </w:rPr>
  </w:style>
  <w:style w:type="character" w:customStyle="1" w:styleId="BodyTextChar">
    <w:name w:val="Body Text Char"/>
    <w:basedOn w:val="DefaultParagraphFont"/>
    <w:link w:val="BodyText"/>
    <w:rsid w:val="00737C9F"/>
    <w:rPr>
      <w:rFonts w:ascii="Arial" w:eastAsia="Times New Roman" w:hAnsi="Arial" w:cs="Times New Roman"/>
      <w:kern w:val="0"/>
      <w:szCs w:val="20"/>
      <w:lang w:val="de-DE" w:eastAsia="de-DE"/>
      <w14:ligatures w14:val="none"/>
    </w:rPr>
  </w:style>
  <w:style w:type="paragraph" w:styleId="Header">
    <w:name w:val="header"/>
    <w:basedOn w:val="Normal"/>
    <w:link w:val="HeaderChar"/>
    <w:unhideWhenUsed/>
    <w:rsid w:val="00737C9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737C9F"/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7C9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7C9F"/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7C9F"/>
    <w:pPr>
      <w:spacing w:before="240" w:after="0" w:line="259" w:lineRule="auto"/>
      <w:outlineLvl w:val="9"/>
    </w:pPr>
    <w:rPr>
      <w:sz w:val="32"/>
      <w:szCs w:val="32"/>
      <w:lang w:eastAsia="de-AT"/>
    </w:rPr>
  </w:style>
  <w:style w:type="paragraph" w:styleId="TOC1">
    <w:name w:val="toc 1"/>
    <w:basedOn w:val="Normal"/>
    <w:next w:val="Normal"/>
    <w:autoRedefine/>
    <w:uiPriority w:val="39"/>
    <w:unhideWhenUsed/>
    <w:rsid w:val="00E003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038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003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github.com/stage08398/Labor-Arduino-Muelleim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CQLPo7xqORQ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0c7be3-9800-4e33-92a9-a766cc73b19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382AB1B6BA4549BE3332D43C60676D" ma:contentTypeVersion="14" ma:contentTypeDescription="Ein neues Dokument erstellen." ma:contentTypeScope="" ma:versionID="773d944693f0815274ffd380193c5574">
  <xsd:schema xmlns:xsd="http://www.w3.org/2001/XMLSchema" xmlns:xs="http://www.w3.org/2001/XMLSchema" xmlns:p="http://schemas.microsoft.com/office/2006/metadata/properties" xmlns:ns3="110c7be3-9800-4e33-92a9-a766cc73b196" xmlns:ns4="0536e241-7092-4442-beb2-91fcf0368e31" targetNamespace="http://schemas.microsoft.com/office/2006/metadata/properties" ma:root="true" ma:fieldsID="295fe0004bda20be83c51dec169bf246" ns3:_="" ns4:_="">
    <xsd:import namespace="110c7be3-9800-4e33-92a9-a766cc73b196"/>
    <xsd:import namespace="0536e241-7092-4442-beb2-91fcf0368e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0c7be3-9800-4e33-92a9-a766cc73b1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e241-7092-4442-beb2-91fcf0368e3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8E9A73-40A9-4740-B5C1-9F12FCC349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1F3916-43FC-4D68-BC26-09C64A991000}">
  <ds:schemaRefs>
    <ds:schemaRef ds:uri="http://schemas.microsoft.com/office/2006/metadata/properties"/>
    <ds:schemaRef ds:uri="http://schemas.microsoft.com/office/infopath/2007/PartnerControls"/>
    <ds:schemaRef ds:uri="110c7be3-9800-4e33-92a9-a766cc73b196"/>
  </ds:schemaRefs>
</ds:datastoreItem>
</file>

<file path=customXml/itemProps3.xml><?xml version="1.0" encoding="utf-8"?>
<ds:datastoreItem xmlns:ds="http://schemas.openxmlformats.org/officeDocument/2006/customXml" ds:itemID="{716A0E1A-4E48-4435-A566-532F6A6487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0c7be3-9800-4e33-92a9-a766cc73b196"/>
    <ds:schemaRef ds:uri="0536e241-7092-4442-beb2-91fcf0368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9EDA9E-00DF-42C0-A8E7-F6CFCD03E6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611</Words>
  <Characters>3488</Characters>
  <Application>Microsoft Office Word</Application>
  <DocSecurity>4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Links>
    <vt:vector size="78" baseType="variant">
      <vt:variant>
        <vt:i4>2162807</vt:i4>
      </vt:variant>
      <vt:variant>
        <vt:i4>75</vt:i4>
      </vt:variant>
      <vt:variant>
        <vt:i4>0</vt:i4>
      </vt:variant>
      <vt:variant>
        <vt:i4>5</vt:i4>
      </vt:variant>
      <vt:variant>
        <vt:lpwstr>https://github.com/stage08398/Labor-Arduino-Muelleimer</vt:lpwstr>
      </vt:variant>
      <vt:variant>
        <vt:lpwstr/>
      </vt:variant>
      <vt:variant>
        <vt:i4>6946872</vt:i4>
      </vt:variant>
      <vt:variant>
        <vt:i4>72</vt:i4>
      </vt:variant>
      <vt:variant>
        <vt:i4>0</vt:i4>
      </vt:variant>
      <vt:variant>
        <vt:i4>5</vt:i4>
      </vt:variant>
      <vt:variant>
        <vt:lpwstr>https://www.youtube.com/watch?v=CQLPo7xqORQ</vt:lpwstr>
      </vt:variant>
      <vt:variant>
        <vt:lpwstr/>
      </vt:variant>
      <vt:variant>
        <vt:i4>1441855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_Toc200959819</vt:lpwstr>
      </vt:variant>
      <vt:variant>
        <vt:i4>1441855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_Toc200959818</vt:lpwstr>
      </vt:variant>
      <vt:variant>
        <vt:i4>1441855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_Toc200959817</vt:lpwstr>
      </vt:variant>
      <vt:variant>
        <vt:i4>1441855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_Toc200959816</vt:lpwstr>
      </vt:variant>
      <vt:variant>
        <vt:i4>1441855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_Toc200959815</vt:lpwstr>
      </vt:variant>
      <vt:variant>
        <vt:i4>1441855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_Toc200959814</vt:lpwstr>
      </vt:variant>
      <vt:variant>
        <vt:i4>1441855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_Toc200959813</vt:lpwstr>
      </vt:variant>
      <vt:variant>
        <vt:i4>1441855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_Toc200959812</vt:lpwstr>
      </vt:variant>
      <vt:variant>
        <vt:i4>1441855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_Toc200959811</vt:lpwstr>
      </vt:variant>
      <vt:variant>
        <vt:i4>1441855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_Toc200959810</vt:lpwstr>
      </vt:variant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_Toc200959809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Moitzi Gerd</dc:creator>
  <cp:keywords/>
  <dc:description/>
  <cp:lastModifiedBy>Moitzi Gerd</cp:lastModifiedBy>
  <cp:revision>67</cp:revision>
  <dcterms:created xsi:type="dcterms:W3CDTF">2025-06-03T23:25:00Z</dcterms:created>
  <dcterms:modified xsi:type="dcterms:W3CDTF">2025-06-16T08:06:00Z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0x01010068382AB1B6BA4549BE3332D43C60676D</vt:lpwstr>
  </property>
</Properties>
</file>